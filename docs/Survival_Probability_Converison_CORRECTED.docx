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6E526" w14:textId="77777777" w:rsidR="005E5432" w:rsidRPr="005E5432" w:rsidRDefault="005E5432" w:rsidP="005E5432">
      <w:pPr>
        <w:jc w:val="center"/>
        <w:rPr>
          <w:rFonts w:ascii="Cambria" w:hAnsi="Cambria"/>
          <w:b/>
          <w:bCs/>
        </w:rPr>
      </w:pPr>
      <w:r w:rsidRPr="005E5432">
        <w:rPr>
          <w:rFonts w:ascii="Cambria" w:hAnsi="Cambria"/>
          <w:b/>
          <w:bCs/>
        </w:rPr>
        <w:t xml:space="preserve">Survival Probability </w:t>
      </w:r>
    </w:p>
    <w:p w14:paraId="2B9BD87B" w14:textId="516DEF6E" w:rsidR="004E35EA" w:rsidRPr="005E5432" w:rsidRDefault="005E5432" w:rsidP="005E5432">
      <w:pPr>
        <w:rPr>
          <w:rFonts w:ascii="Cambria" w:hAnsi="Cambria"/>
          <w:b/>
          <w:bCs/>
          <w:highlight w:val="yellow"/>
        </w:rPr>
      </w:pPr>
      <w:r>
        <w:rPr>
          <w:rFonts w:ascii="Cambria" w:hAnsi="Cambria"/>
          <w:highlight w:val="yellow"/>
        </w:rPr>
        <w:t>S</w:t>
      </w:r>
      <w:r w:rsidR="004E35EA" w:rsidRPr="006C0464">
        <w:rPr>
          <w:rFonts w:ascii="Cambria" w:hAnsi="Cambria"/>
          <w:highlight w:val="yellow"/>
        </w:rPr>
        <w:t>urvival probability at temperature (t) = exp[-m(t)*d(t)]</w:t>
      </w:r>
    </w:p>
    <w:p w14:paraId="14CCAF38" w14:textId="77777777" w:rsidR="004E35EA" w:rsidRDefault="004E35EA" w:rsidP="004E35EA">
      <w:pPr>
        <w:rPr>
          <w:rFonts w:ascii="Cambria" w:hAnsi="Cambria"/>
        </w:rPr>
      </w:pPr>
      <w:r w:rsidRPr="006C0464">
        <w:rPr>
          <w:rFonts w:ascii="Cambria" w:hAnsi="Cambria"/>
          <w:highlight w:val="yellow"/>
        </w:rPr>
        <w:t xml:space="preserve">Where m=stage-specific mortality &amp; d = stage-specific </w:t>
      </w:r>
      <w:r w:rsidRPr="00805F8C">
        <w:rPr>
          <w:rFonts w:ascii="Cambria" w:hAnsi="Cambria"/>
          <w:highlight w:val="yellow"/>
        </w:rPr>
        <w:t>development duration</w:t>
      </w:r>
      <w:r>
        <w:rPr>
          <w:rFonts w:ascii="Cambria" w:hAnsi="Cambria"/>
        </w:rPr>
        <w:t xml:space="preserve">. </w:t>
      </w:r>
    </w:p>
    <w:p w14:paraId="218888C7" w14:textId="0B3DD81B" w:rsidR="005E5432" w:rsidRDefault="00AD415F" w:rsidP="00524A85">
      <w:pPr>
        <w:rPr>
          <w:rFonts w:ascii="Cambria" w:hAnsi="Cambria"/>
          <w:u w:val="single"/>
        </w:rPr>
      </w:pPr>
      <w:r w:rsidRPr="006B212F">
        <w:rPr>
          <w:rFonts w:ascii="Cambria" w:hAnsi="Cambria"/>
          <w:u w:val="single"/>
        </w:rPr>
        <w:t>Po</w:t>
      </w:r>
      <w:r w:rsidR="00524A85" w:rsidRPr="006B212F">
        <w:rPr>
          <w:rFonts w:ascii="Cambria" w:hAnsi="Cambria"/>
          <w:u w:val="single"/>
        </w:rPr>
        <w:t>letti et al. 2011</w:t>
      </w:r>
    </w:p>
    <w:p w14:paraId="341689B5" w14:textId="3FA16C00" w:rsidR="009E3491" w:rsidRPr="006B212F" w:rsidRDefault="00C075C1" w:rsidP="00524A85">
      <w:pPr>
        <w:rPr>
          <w:rFonts w:ascii="Cambria" w:hAnsi="Cambria"/>
          <w:u w:val="single"/>
        </w:rPr>
      </w:pPr>
      <w:r w:rsidRPr="009E3491">
        <w:rPr>
          <w:rFonts w:ascii="Cambria" w:hAnsi="Cambria"/>
          <w:noProof/>
        </w:rPr>
        <w:drawing>
          <wp:inline distT="0" distB="0" distL="0" distR="0" wp14:anchorId="2EB90282" wp14:editId="02D1A331">
            <wp:extent cx="5943600" cy="1482725"/>
            <wp:effectExtent l="0" t="0" r="0" b="3175"/>
            <wp:docPr id="1688409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4096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3491" w:rsidRPr="00A96F32">
        <w:rPr>
          <w:rFonts w:ascii="Cambria" w:hAnsi="Cambria"/>
          <w:noProof/>
        </w:rPr>
        <w:drawing>
          <wp:inline distT="0" distB="0" distL="0" distR="0" wp14:anchorId="101AFA91" wp14:editId="7BEBF281">
            <wp:extent cx="5943600" cy="1428750"/>
            <wp:effectExtent l="0" t="0" r="0" b="0"/>
            <wp:docPr id="1549457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4572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042B6" w14:textId="1844B386" w:rsidR="00524A85" w:rsidRPr="006B212F" w:rsidRDefault="005A2C82" w:rsidP="004E35EA">
      <w:pPr>
        <w:rPr>
          <w:rFonts w:ascii="Cambria" w:eastAsiaTheme="minorEastAsia" w:hAnsi="Cambria"/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Egg:exp⁡[-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506</m:t>
              </m:r>
              <m:r>
                <w:ins w:id="0" w:author="Ndeffo Mbah, Martial Loth" w:date="2026-06-23T10:33:00Z" w16du:dateUtc="2026-06-23T15:33:00Z">
                  <m:rPr>
                    <m:sty m:val="p"/>
                  </m:rPr>
                  <w:rPr>
                    <w:rFonts w:ascii="Cambria Math" w:hAnsi="Cambria Math"/>
                  </w:rPr>
                  <m:t>-</m:t>
                </w:ins>
              </m:r>
              <m:r>
                <w:del w:id="1" w:author="Ndeffo Mbah, Martial Loth" w:date="2026-06-23T10:33:00Z" w16du:dateUtc="2026-06-23T15:33:00Z">
                  <m:rPr>
                    <m:sty m:val="p"/>
                  </m:rPr>
                  <w:rPr>
                    <w:rFonts w:ascii="Cambria Math" w:hAnsi="Cambria Math"/>
                  </w:rPr>
                  <m:t>+</m:t>
                </w:del>
              </m:r>
              <m:r>
                <m:rPr>
                  <m:sty m:val="p"/>
                </m:rPr>
                <w:rPr>
                  <w:rFonts w:ascii="Cambria Math" w:hAnsi="Cambria Math"/>
                </w:rPr>
                <m:t>506</m:t>
              </m:r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fPr>
                            <m:num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T-25</m:t>
                                  </m:r>
                                </m:e>
                              </m:d>
                              <m:ctrlPr>
                                <w:rPr>
                                  <w:rFonts w:ascii="Cambria Math" w:hAnsi="Cambria Math"/>
                                  <w:iCs/>
                                </w:rPr>
                              </m:ctrlP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27.3</m:t>
                              </m:r>
                            </m:den>
                          </m:f>
                        </m:e>
                      </m:d>
                      <m:ctrlPr>
                        <w:rPr>
                          <w:rFonts w:ascii="Cambria Math" w:hAnsi="Cambria Math"/>
                          <w:iCs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</w:rPr>
                        <m:t>6</m:t>
                      </m:r>
                    </m:sup>
                  </m:sSup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×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6.9-4.0</m:t>
              </m:r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Cs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T-20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4.1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]</m:t>
          </m:r>
        </m:oMath>
      </m:oMathPara>
    </w:p>
    <w:p w14:paraId="5307838A" w14:textId="3174015F" w:rsidR="006B212F" w:rsidRPr="006B212F" w:rsidRDefault="006B212F" w:rsidP="004E35EA">
      <w:pPr>
        <w:rPr>
          <w:rFonts w:ascii="Cambria" w:hAnsi="Cambr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Larvea:exp⁡[-(0.029+858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T-43.4</m:t>
              </m:r>
            </m:sup>
          </m:sSup>
          <m:r>
            <w:rPr>
              <w:rFonts w:ascii="Cambria Math" w:hAnsi="Cambria Math"/>
            </w:rPr>
            <m:t>)×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0.12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-6.6T+98</m:t>
              </m:r>
            </m:e>
          </m:d>
          <m:r>
            <w:rPr>
              <w:rFonts w:ascii="Cambria Math" w:eastAsiaTheme="minorEastAsia" w:hAnsi="Cambria Math"/>
            </w:rPr>
            <m:t>]</m:t>
          </m:r>
        </m:oMath>
      </m:oMathPara>
    </w:p>
    <w:p w14:paraId="5E032310" w14:textId="1F69DC35" w:rsidR="005A2C82" w:rsidRPr="005A4E3C" w:rsidRDefault="004207BC" w:rsidP="004E35EA">
      <w:pPr>
        <w:rPr>
          <w:rFonts w:ascii="Cambria" w:eastAsiaTheme="minorEastAsia" w:hAnsi="Cambria"/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Pupea:exp⁡[-(0.021+37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T-36.8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)×(0.027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-1.7T+27.7)]</m:t>
          </m:r>
        </m:oMath>
      </m:oMathPara>
    </w:p>
    <w:p w14:paraId="6300FF1A" w14:textId="58C69E46" w:rsidR="00B85DF9" w:rsidRPr="001623EC" w:rsidRDefault="000421A9" w:rsidP="004E35EA">
      <w:pPr>
        <w:rPr>
          <w:rFonts w:ascii="Cambria" w:eastAsiaTheme="minorEastAsia" w:hAnsi="Cambria"/>
          <w:iCs/>
        </w:rPr>
      </w:pPr>
      <w:commentRangeStart w:id="2"/>
      <m:oMath>
        <m:r>
          <w:rPr>
            <w:rFonts w:ascii="Cambria Math" w:eastAsiaTheme="minorEastAsia" w:hAnsi="Cambria Math"/>
          </w:rPr>
          <m:t>pEA=Egg</m:t>
        </m:r>
        <m:r>
          <w:ins w:id="3" w:author="Ndeffo Mbah, Martial Loth" w:date="2026-06-23T10:34:00Z" w16du:dateUtc="2026-06-23T15:34:00Z">
            <w:rPr>
              <w:rFonts w:ascii="Cambria Math" w:eastAsiaTheme="minorEastAsia" w:hAnsi="Cambria Math"/>
            </w:rPr>
            <m:t>*</m:t>
          </w:ins>
        </m:r>
        <m:r>
          <w:del w:id="4" w:author="Ndeffo Mbah, Martial Loth" w:date="2026-06-23T10:34:00Z" w16du:dateUtc="2026-06-23T15:34:00Z">
            <w:rPr>
              <w:rFonts w:ascii="Cambria Math" w:eastAsiaTheme="minorEastAsia" w:hAnsi="Cambria Math"/>
            </w:rPr>
            <m:t>+</m:t>
          </w:del>
        </m:r>
        <m:r>
          <w:rPr>
            <w:rFonts w:ascii="Cambria Math" w:eastAsiaTheme="minorEastAsia" w:hAnsi="Cambria Math"/>
          </w:rPr>
          <m:t>Larvea</m:t>
        </m:r>
        <m:r>
          <w:ins w:id="5" w:author="Ndeffo Mbah, Martial Loth" w:date="2026-06-23T10:34:00Z" w16du:dateUtc="2026-06-23T15:34:00Z">
            <w:rPr>
              <w:rFonts w:ascii="Cambria Math" w:eastAsiaTheme="minorEastAsia" w:hAnsi="Cambria Math"/>
            </w:rPr>
            <m:t>*</m:t>
          </w:ins>
        </m:r>
        <m:r>
          <w:del w:id="6" w:author="Ndeffo Mbah, Martial Loth" w:date="2026-06-23T10:34:00Z" w16du:dateUtc="2026-06-23T15:34:00Z">
            <w:rPr>
              <w:rFonts w:ascii="Cambria Math" w:eastAsiaTheme="minorEastAsia" w:hAnsi="Cambria Math"/>
            </w:rPr>
            <m:t>+</m:t>
          </w:del>
        </m:r>
        <m:r>
          <w:rPr>
            <w:rFonts w:ascii="Cambria Math" w:eastAsiaTheme="minorEastAsia" w:hAnsi="Cambria Math"/>
          </w:rPr>
          <m:t>Pupea</m:t>
        </m:r>
      </m:oMath>
      <w:commentRangeEnd w:id="2"/>
      <w:r w:rsidR="00E745DA" w:rsidRPr="001623EC">
        <w:rPr>
          <w:rStyle w:val="CommentReference"/>
          <w:rFonts w:ascii="Cambria" w:eastAsiaTheme="minorEastAsia" w:hAnsi="Cambria"/>
          <w:iCs/>
          <w:sz w:val="24"/>
          <w:szCs w:val="24"/>
        </w:rPr>
        <w:commentReference w:id="2"/>
      </w:r>
    </w:p>
    <w:p w14:paraId="5174F4B4" w14:textId="72D47959" w:rsidR="00561ED0" w:rsidRPr="00561ED0" w:rsidRDefault="001623EC" w:rsidP="00561ED0">
      <w:pPr>
        <w:rPr>
          <w:rFonts w:ascii="Cambria" w:eastAsiaTheme="minorEastAsia" w:hAnsi="Cambria"/>
          <w:iCs/>
          <w:sz w:val="20"/>
          <w:szCs w:val="20"/>
        </w:rPr>
      </w:pPr>
      <m:oMathPara>
        <m:oMath>
          <m:r>
            <w:rPr>
              <w:rFonts w:ascii="Cambria Math" w:eastAsiaTheme="minorEastAsia" w:hAnsi="Cambria Math"/>
              <w:sz w:val="20"/>
              <w:szCs w:val="20"/>
              <w:highlight w:val="yellow"/>
            </w:rPr>
            <m:t>pEA=</m:t>
          </m:r>
          <m:func>
            <m:funcPr>
              <m:ctrlPr>
                <w:rPr>
                  <w:rFonts w:ascii="Cambria Math" w:hAnsi="Cambria Math"/>
                  <w:iCs/>
                  <w:sz w:val="20"/>
                  <w:szCs w:val="20"/>
                  <w:highlight w:val="yellow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  <w:highlight w:val="yellow"/>
                </w:rPr>
                <m:t>exp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Cs/>
                      <w:sz w:val="20"/>
                      <w:szCs w:val="20"/>
                      <w:highlight w:val="yellow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  <w:highlight w:val="yellow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iCs/>
                          <w:sz w:val="20"/>
                          <w:szCs w:val="20"/>
                          <w:highlight w:val="yellow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  <w:highlight w:val="yellow"/>
                        </w:rPr>
                        <m:t>506</m:t>
                      </m:r>
                      <m:r>
                        <w:ins w:id="7" w:author="Ndeffo Mbah, Martial Loth" w:date="2026-06-23T10:34:00Z" w16du:dateUtc="2026-06-23T15:34:00Z"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  <w:highlight w:val="yellow"/>
                          </w:rPr>
                          <m:t>-</m:t>
                        </w:ins>
                      </m:r>
                      <m:r>
                        <w:del w:id="8" w:author="Ndeffo Mbah, Martial Loth" w:date="2026-06-23T10:34:00Z" w16du:dateUtc="2026-06-23T15:34:00Z"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  <w:highlight w:val="yellow"/>
                          </w:rPr>
                          <m:t>+</m:t>
                        </w:del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  <w:highlight w:val="yellow"/>
                        </w:rPr>
                        <m:t>506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Cs/>
                              <w:sz w:val="20"/>
                              <w:szCs w:val="20"/>
                              <w:highlight w:val="yellow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  <w:highlight w:val="yellow"/>
                            </w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  <w:highlight w:val="yellow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  <w:highlight w:val="yellow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  <w:highlight w:val="yellow"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0"/>
                                          <w:szCs w:val="20"/>
                                          <w:highlight w:val="yellow"/>
                                        </w:rPr>
                                      </m:ctrlPr>
                                    </m:fPr>
                                    <m:num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Cs/>
                                              <w:sz w:val="20"/>
                                              <w:szCs w:val="20"/>
                                              <w:highlight w:val="yellow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  <w:highlight w:val="yellow"/>
                                            </w:rPr>
                                            <m:t>T-25</m:t>
                                          </m:r>
                                        </m:e>
                                      </m:d>
                                      <m:ctrlPr>
                                        <w:rPr>
                                          <w:rFonts w:ascii="Cambria Math" w:hAnsi="Cambria Math"/>
                                          <w:iCs/>
                                          <w:sz w:val="20"/>
                                          <w:szCs w:val="20"/>
                                          <w:highlight w:val="yellow"/>
                                        </w:rPr>
                                      </m:ctrlP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  <w:highlight w:val="yellow"/>
                                        </w:rPr>
                                        <m:t>27.3</m:t>
                                      </m:r>
                                    </m:den>
                                  </m:f>
                                </m:e>
                              </m:d>
                              <m:ctrlPr>
                                <w:rPr>
                                  <w:rFonts w:ascii="Cambria Math" w:hAnsi="Cambria Math"/>
                                  <w:iCs/>
                                  <w:sz w:val="20"/>
                                  <w:szCs w:val="20"/>
                                  <w:highlight w:val="yellow"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highlight w:val="yellow"/>
                                </w:rPr>
                                <m:t>6</m:t>
                              </m:r>
                            </m:sup>
                          </m:sSup>
                        </m:sup>
                      </m:sSup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highlight w:val="yellow"/>
                    </w:rPr>
                    <m:t>×</m:t>
                  </m:r>
                  <m:d>
                    <m:dPr>
                      <m:ctrlPr>
                        <w:rPr>
                          <w:rFonts w:ascii="Cambria Math" w:hAnsi="Cambria Math"/>
                          <w:iCs/>
                          <w:sz w:val="20"/>
                          <w:szCs w:val="20"/>
                          <w:highlight w:val="yellow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  <w:highlight w:val="yellow"/>
                        </w:rPr>
                        <m:t>6.9-4.0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Cs/>
                              <w:sz w:val="20"/>
                              <w:szCs w:val="20"/>
                              <w:highlight w:val="yellow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  <w:highlight w:val="yellow"/>
                            </w:rPr>
                            <m:t>e</m:t>
                          </m:r>
                        </m:e>
                        <m: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  <w:highlight w:val="yellow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Cs/>
                                      <w:sz w:val="20"/>
                                      <w:szCs w:val="20"/>
                                      <w:highlight w:val="yellow"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Cs/>
                                          <w:sz w:val="20"/>
                                          <w:szCs w:val="20"/>
                                          <w:highlight w:val="yellow"/>
                                        </w:rPr>
                                      </m:ctrlPr>
                                    </m:fPr>
                                    <m:num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  <w:highlight w:val="yellow"/>
                                        </w:rPr>
                                        <m:t>T-20</m:t>
                                      </m:r>
                                    </m:num>
                                    <m:den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  <w:highlight w:val="yellow"/>
                                        </w:rPr>
                                        <m:t>4.1</m:t>
                                      </m:r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highlight w:val="yellow"/>
                                </w:rPr>
                                <m:t>2</m:t>
                              </m:r>
                            </m:sup>
                          </m:sSup>
                        </m:sup>
                      </m:sSup>
                    </m:e>
                  </m:d>
                </m:e>
              </m:d>
            </m:e>
          </m:func>
          <m:r>
            <w:ins w:id="9" w:author="Ndeffo Mbah, Martial Loth" w:date="2026-06-23T10:34:00Z" w16du:dateUtc="2026-06-23T15:34:00Z">
              <m:rPr>
                <m:sty m:val="p"/>
              </m:rPr>
              <w:rPr>
                <w:rFonts w:ascii="Cambria Math" w:hAnsi="Cambria Math"/>
                <w:sz w:val="20"/>
                <w:szCs w:val="20"/>
                <w:highlight w:val="yellow"/>
              </w:rPr>
              <m:t>*</m:t>
            </w:ins>
          </m:r>
          <m:r>
            <w:del w:id="10" w:author="Ndeffo Mbah, Martial Loth" w:date="2026-06-23T10:34:00Z" w16du:dateUtc="2026-06-23T15:34:00Z">
              <m:rPr>
                <m:sty m:val="p"/>
              </m:rPr>
              <w:rPr>
                <w:rFonts w:ascii="Cambria Math" w:hAnsi="Cambria Math"/>
                <w:sz w:val="20"/>
                <w:szCs w:val="20"/>
                <w:highlight w:val="yellow"/>
              </w:rPr>
              <m:t>+</m:t>
            </w:del>
          </m:r>
          <m:func>
            <m:funcPr>
              <m:ctrlPr>
                <w:rPr>
                  <w:rFonts w:ascii="Cambria Math" w:hAnsi="Cambria Math"/>
                  <w:iCs/>
                  <w:sz w:val="20"/>
                  <w:szCs w:val="20"/>
                  <w:highlight w:val="yellow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  <w:highlight w:val="yellow"/>
                </w:rPr>
                <m:t>exp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Cs/>
                      <w:sz w:val="20"/>
                      <w:szCs w:val="20"/>
                      <w:highlight w:val="yellow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  <w:highlight w:val="yellow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iCs/>
                          <w:sz w:val="20"/>
                          <w:szCs w:val="20"/>
                          <w:highlight w:val="yellow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  <w:highlight w:val="yellow"/>
                        </w:rPr>
                        <m:t>0.029+858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Cs/>
                              <w:sz w:val="20"/>
                              <w:szCs w:val="20"/>
                              <w:highlight w:val="yellow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  <w:highlight w:val="yellow"/>
                            </w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  <w:highlight w:val="yellow"/>
                            </w:rPr>
                            <m:t>T-43.4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  <w:highlight w:val="yellow"/>
                        </w:rPr>
                      </m:ctrlPr>
                    </m:e>
                  </m:d>
                  <m:r>
                    <w:rPr>
                      <w:rFonts w:ascii="Cambria Math" w:hAnsi="Cambria Math"/>
                      <w:sz w:val="20"/>
                      <w:szCs w:val="20"/>
                      <w:highlight w:val="yellow"/>
                    </w:rPr>
                    <m:t>×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  <w:highlight w:val="yellow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highlight w:val="yellow"/>
                        </w:rPr>
                        <m:t>0.12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  <w:highlight w:val="yellow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highlight w:val="yellow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highlight w:val="yellow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0"/>
                          <w:szCs w:val="20"/>
                          <w:highlight w:val="yellow"/>
                        </w:rPr>
                        <m:t>-6.6T+98</m:t>
                      </m:r>
                    </m:e>
                  </m:d>
                  <m:ctrlPr>
                    <w:rPr>
                      <w:rFonts w:ascii="Cambria Math" w:eastAsiaTheme="minorEastAsia" w:hAnsi="Cambria Math"/>
                      <w:i/>
                      <w:iCs/>
                      <w:sz w:val="20"/>
                      <w:szCs w:val="20"/>
                      <w:highlight w:val="yellow"/>
                    </w:rPr>
                  </m:ctrlPr>
                </m:e>
              </m:d>
            </m:e>
          </m:func>
          <m:r>
            <w:ins w:id="11" w:author="Ndeffo Mbah, Martial Loth" w:date="2026-06-23T10:34:00Z" w16du:dateUtc="2026-06-23T15:34:00Z">
              <w:rPr>
                <w:rFonts w:ascii="Cambria Math" w:hAnsi="Cambria Math"/>
                <w:sz w:val="20"/>
                <w:szCs w:val="20"/>
                <w:highlight w:val="yellow"/>
              </w:rPr>
              <m:t>*</m:t>
            </w:ins>
          </m:r>
          <m:r>
            <w:del w:id="12" w:author="Ndeffo Mbah, Martial Loth" w:date="2026-06-23T10:34:00Z" w16du:dateUtc="2026-06-23T15:34:00Z">
              <w:rPr>
                <w:rFonts w:ascii="Cambria Math" w:hAnsi="Cambria Math"/>
                <w:sz w:val="20"/>
                <w:szCs w:val="20"/>
                <w:highlight w:val="yellow"/>
              </w:rPr>
              <m:t>+</m:t>
            </w:del>
          </m:r>
          <m:func>
            <m:funcPr>
              <m:ctrlPr>
                <w:rPr>
                  <w:rFonts w:ascii="Cambria Math" w:hAnsi="Cambria Math"/>
                  <w:iCs/>
                  <w:sz w:val="20"/>
                  <w:szCs w:val="20"/>
                  <w:highlight w:val="yellow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  <w:highlight w:val="yellow"/>
                </w:rPr>
                <m:t>exp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Cs/>
                      <w:sz w:val="20"/>
                      <w:szCs w:val="20"/>
                      <w:highlight w:val="yellow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  <w:highlight w:val="yellow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iCs/>
                          <w:sz w:val="20"/>
                          <w:szCs w:val="20"/>
                          <w:highlight w:val="yellow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  <w:highlight w:val="yellow"/>
                        </w:rPr>
                        <m:t>0.021+37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Cs/>
                              <w:sz w:val="20"/>
                              <w:szCs w:val="20"/>
                              <w:highlight w:val="yellow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  <w:highlight w:val="yellow"/>
                            </w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  <w:highlight w:val="yellow"/>
                            </w:rPr>
                            <m:t>T-36.8</m:t>
                          </m:r>
                        </m:sup>
                      </m:sSup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highlight w:val="yellow"/>
                    </w:rPr>
                    <m:t>×</m:t>
                  </m:r>
                  <m:d>
                    <m:dPr>
                      <m:ctrlPr>
                        <w:rPr>
                          <w:rFonts w:ascii="Cambria Math" w:hAnsi="Cambria Math"/>
                          <w:iCs/>
                          <w:sz w:val="20"/>
                          <w:szCs w:val="20"/>
                          <w:highlight w:val="yellow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  <w:highlight w:val="yellow"/>
                        </w:rPr>
                        <m:t>0.027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Cs/>
                              <w:sz w:val="20"/>
                              <w:szCs w:val="20"/>
                              <w:highlight w:val="yellow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  <w:highlight w:val="yellow"/>
                            </w:rPr>
                            <m:t>T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  <w:highlight w:val="yellow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  <w:highlight w:val="yellow"/>
                        </w:rPr>
                        <m:t>-1.7T+27.7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]</m:t>
          </m:r>
        </m:oMath>
      </m:oMathPara>
    </w:p>
    <w:p w14:paraId="01978268" w14:textId="0EDC79EE" w:rsidR="001623EC" w:rsidRPr="005A4E3C" w:rsidRDefault="001623EC" w:rsidP="001623EC">
      <w:pPr>
        <w:rPr>
          <w:rFonts w:ascii="Cambria" w:eastAsiaTheme="minorEastAsia" w:hAnsi="Cambria"/>
          <w:iCs/>
        </w:rPr>
      </w:pPr>
    </w:p>
    <w:p w14:paraId="72856076" w14:textId="2C728090" w:rsidR="001623EC" w:rsidRDefault="001623EC" w:rsidP="004E35EA">
      <w:pPr>
        <w:rPr>
          <w:rFonts w:ascii="Cambria" w:eastAsiaTheme="minorEastAsia" w:hAnsi="Cambria"/>
          <w:iCs/>
        </w:rPr>
      </w:pPr>
    </w:p>
    <w:p w14:paraId="264D422C" w14:textId="77777777" w:rsidR="00B85DF9" w:rsidRPr="006B212F" w:rsidRDefault="00B85DF9" w:rsidP="004E35EA">
      <w:pPr>
        <w:rPr>
          <w:rFonts w:ascii="Cambria" w:hAnsi="Cambria"/>
        </w:rPr>
      </w:pPr>
    </w:p>
    <w:p w14:paraId="5E3D3502" w14:textId="5E983D6D" w:rsidR="00524A85" w:rsidRPr="006B212F" w:rsidRDefault="00524A85" w:rsidP="004E35EA">
      <w:pPr>
        <w:rPr>
          <w:rFonts w:ascii="Cambria" w:hAnsi="Cambria"/>
          <w:u w:val="single"/>
        </w:rPr>
      </w:pPr>
      <w:r w:rsidRPr="006B212F">
        <w:rPr>
          <w:rFonts w:ascii="Cambria" w:hAnsi="Cambria"/>
          <w:u w:val="single"/>
        </w:rPr>
        <w:t>Yang et al. 2009</w:t>
      </w:r>
    </w:p>
    <w:p w14:paraId="019CA774" w14:textId="7243F796" w:rsidR="005E5432" w:rsidRPr="00674E1D" w:rsidRDefault="00674E1D" w:rsidP="004E35EA">
      <w:pPr>
        <w:rPr>
          <w:rFonts w:ascii="Cambria" w:eastAsiaTheme="minorEastAsia" w:hAnsi="Cambria"/>
          <w:iCs/>
          <w:sz w:val="20"/>
          <w:szCs w:val="20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w:lastRenderedPageBreak/>
            <m:t>Maturation duration = 1/(0.131-0.05723T+0.01164</m:t>
          </m:r>
          <m:sSup>
            <m:sSupPr>
              <m:ctrlPr>
                <w:rPr>
                  <w:rFonts w:ascii="Cambria Math" w:hAnsi="Cambria Math"/>
                  <w:iCs/>
                  <w:sz w:val="20"/>
                  <w:szCs w:val="2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T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-0.001341</m:t>
          </m:r>
          <m:sSup>
            <m:sSupPr>
              <m:ctrlPr>
                <w:rPr>
                  <w:rFonts w:ascii="Cambria Math" w:hAnsi="Cambria Math"/>
                  <w:iCs/>
                  <w:sz w:val="20"/>
                  <w:szCs w:val="2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T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+8.723</m:t>
          </m:r>
          <m:r>
            <m:rPr>
              <m:sty m:val="p"/>
            </m:rPr>
            <w:rPr>
              <w:rFonts w:ascii="Cambria Math" w:eastAsia="Aptos" w:hAnsi="Cambria Math" w:cs="Times New Roman"/>
              <w:sz w:val="20"/>
              <w:szCs w:val="20"/>
            </w:rPr>
            <m:t>×</m:t>
          </m:r>
          <m:sSup>
            <m:sSupPr>
              <m:ctrlPr>
                <w:rPr>
                  <w:rFonts w:ascii="Cambria Math" w:eastAsia="Aptos" w:hAnsi="Cambria Math" w:cs="Times New Roman"/>
                  <w:iCs/>
                  <w:sz w:val="20"/>
                  <w:szCs w:val="2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Aptos" w:hAnsi="Cambria Math" w:cs="Times New Roman"/>
                  <w:sz w:val="20"/>
                  <w:szCs w:val="20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eastAsia="Aptos" w:hAnsi="Cambria Math" w:cs="Times New Roman"/>
                  <w:sz w:val="20"/>
                  <w:szCs w:val="20"/>
                </w:rPr>
                <m:t>-5</m:t>
              </m:r>
            </m:sup>
          </m:sSup>
          <m:sSup>
            <m:sSupPr>
              <m:ctrlPr>
                <w:rPr>
                  <w:rFonts w:ascii="Cambria Math" w:eastAsia="Aptos" w:hAnsi="Cambria Math" w:cs="Times New Roman"/>
                  <w:iCs/>
                  <w:sz w:val="20"/>
                  <w:szCs w:val="2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Aptos" w:hAnsi="Cambria Math" w:cs="Times New Roman"/>
                  <w:sz w:val="20"/>
                  <w:szCs w:val="20"/>
                </w:rPr>
                <m:t>T</m:t>
              </m:r>
            </m:e>
            <m:sup>
              <m:r>
                <m:rPr>
                  <m:sty m:val="p"/>
                </m:rPr>
                <w:rPr>
                  <w:rFonts w:ascii="Cambria Math" w:eastAsia="Aptos" w:hAnsi="Cambria Math" w:cs="Times New Roman"/>
                  <w:sz w:val="20"/>
                  <w:szCs w:val="20"/>
                </w:rPr>
                <m:t>4</m:t>
              </m:r>
            </m:sup>
          </m:sSup>
          <m:r>
            <m:rPr>
              <m:sty m:val="p"/>
            </m:rPr>
            <w:rPr>
              <w:rFonts w:ascii="Cambria Math" w:eastAsia="Aptos" w:hAnsi="Cambria Math" w:cs="Times New Roman"/>
              <w:sz w:val="20"/>
              <w:szCs w:val="20"/>
            </w:rPr>
            <m:t>-3.017×</m:t>
          </m:r>
          <m:sSup>
            <m:sSupPr>
              <m:ctrlPr>
                <w:rPr>
                  <w:rFonts w:ascii="Cambria Math" w:eastAsia="Aptos" w:hAnsi="Cambria Math" w:cs="Times New Roman"/>
                  <w:iCs/>
                  <w:sz w:val="20"/>
                  <w:szCs w:val="2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Aptos" w:hAnsi="Cambria Math" w:cs="Times New Roman"/>
                  <w:sz w:val="20"/>
                  <w:szCs w:val="20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eastAsia="Aptos" w:hAnsi="Cambria Math" w:cs="Times New Roman"/>
                  <w:sz w:val="20"/>
                  <w:szCs w:val="20"/>
                </w:rPr>
                <m:t>-6</m:t>
              </m:r>
            </m:sup>
          </m:sSup>
          <m:sSup>
            <m:sSupPr>
              <m:ctrlPr>
                <w:rPr>
                  <w:rFonts w:ascii="Cambria Math" w:eastAsia="Aptos" w:hAnsi="Cambria Math" w:cs="Times New Roman"/>
                  <w:iCs/>
                  <w:sz w:val="20"/>
                  <w:szCs w:val="2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Aptos" w:hAnsi="Cambria Math" w:cs="Times New Roman"/>
                  <w:sz w:val="20"/>
                  <w:szCs w:val="20"/>
                </w:rPr>
                <m:t>T</m:t>
              </m:r>
            </m:e>
            <m:sup>
              <m:r>
                <m:rPr>
                  <m:sty m:val="p"/>
                </m:rPr>
                <w:rPr>
                  <w:rFonts w:ascii="Cambria Math" w:eastAsia="Aptos" w:hAnsi="Cambria Math" w:cs="Times New Roman"/>
                  <w:sz w:val="20"/>
                  <w:szCs w:val="20"/>
                </w:rPr>
                <m:t>5</m:t>
              </m:r>
            </m:sup>
          </m:sSup>
          <m:r>
            <m:rPr>
              <m:sty m:val="p"/>
            </m:rPr>
            <w:rPr>
              <w:rFonts w:ascii="Cambria Math" w:eastAsia="Aptos" w:hAnsi="Cambria Math" w:cs="Times New Roman"/>
              <w:sz w:val="20"/>
              <w:szCs w:val="20"/>
            </w:rPr>
            <m:t>+5.153×</m:t>
          </m:r>
          <m:sSup>
            <m:sSupPr>
              <m:ctrlPr>
                <w:rPr>
                  <w:rFonts w:ascii="Cambria Math" w:eastAsia="Aptos" w:hAnsi="Cambria Math" w:cs="Times New Roman"/>
                  <w:iCs/>
                  <w:sz w:val="20"/>
                  <w:szCs w:val="2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Aptos" w:hAnsi="Cambria Math" w:cs="Times New Roman"/>
                  <w:sz w:val="20"/>
                  <w:szCs w:val="20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eastAsia="Aptos" w:hAnsi="Cambria Math" w:cs="Times New Roman"/>
                  <w:sz w:val="20"/>
                  <w:szCs w:val="20"/>
                </w:rPr>
                <m:t>-8</m:t>
              </m:r>
            </m:sup>
          </m:sSup>
          <m:sSup>
            <m:sSupPr>
              <m:ctrlPr>
                <w:rPr>
                  <w:rFonts w:ascii="Cambria Math" w:eastAsia="Aptos" w:hAnsi="Cambria Math" w:cs="Times New Roman"/>
                  <w:iCs/>
                  <w:sz w:val="20"/>
                  <w:szCs w:val="2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Aptos" w:hAnsi="Cambria Math" w:cs="Times New Roman"/>
                  <w:sz w:val="20"/>
                  <w:szCs w:val="20"/>
                </w:rPr>
                <m:t>T</m:t>
              </m:r>
            </m:e>
            <m:sup>
              <m:r>
                <m:rPr>
                  <m:sty m:val="p"/>
                </m:rPr>
                <w:rPr>
                  <w:rFonts w:ascii="Cambria Math" w:eastAsia="Aptos" w:hAnsi="Cambria Math" w:cs="Times New Roman"/>
                  <w:sz w:val="20"/>
                  <w:szCs w:val="20"/>
                </w:rPr>
                <m:t>6</m:t>
              </m:r>
            </m:sup>
          </m:sSup>
          <m:r>
            <m:rPr>
              <m:sty m:val="p"/>
            </m:rPr>
            <w:rPr>
              <w:rFonts w:ascii="Cambria Math" w:eastAsia="Aptos" w:hAnsi="Cambria Math" w:cs="Times New Roman"/>
              <w:sz w:val="20"/>
              <w:szCs w:val="20"/>
            </w:rPr>
            <m:t>-3.42×</m:t>
          </m:r>
          <m:sSup>
            <m:sSupPr>
              <m:ctrlPr>
                <w:rPr>
                  <w:rFonts w:ascii="Cambria Math" w:eastAsia="Aptos" w:hAnsi="Cambria Math" w:cs="Times New Roman"/>
                  <w:iCs/>
                  <w:sz w:val="20"/>
                  <w:szCs w:val="2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Aptos" w:hAnsi="Cambria Math" w:cs="Times New Roman"/>
                  <w:sz w:val="20"/>
                  <w:szCs w:val="20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eastAsia="Aptos" w:hAnsi="Cambria Math" w:cs="Times New Roman"/>
                  <w:sz w:val="20"/>
                  <w:szCs w:val="20"/>
                </w:rPr>
                <m:t>-10</m:t>
              </m:r>
            </m:sup>
          </m:sSup>
          <m:sSup>
            <m:sSupPr>
              <m:ctrlPr>
                <w:rPr>
                  <w:rFonts w:ascii="Cambria Math" w:eastAsia="Aptos" w:hAnsi="Cambria Math" w:cs="Times New Roman"/>
                  <w:iCs/>
                  <w:sz w:val="20"/>
                  <w:szCs w:val="2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Aptos" w:hAnsi="Cambria Math" w:cs="Times New Roman"/>
                  <w:sz w:val="20"/>
                  <w:szCs w:val="20"/>
                </w:rPr>
                <m:t>T</m:t>
              </m:r>
            </m:e>
            <m:sup>
              <m:r>
                <m:rPr>
                  <m:sty m:val="p"/>
                </m:rPr>
                <w:rPr>
                  <w:rFonts w:ascii="Cambria Math" w:eastAsia="Aptos" w:hAnsi="Cambria Math" w:cs="Times New Roman"/>
                  <w:sz w:val="20"/>
                  <w:szCs w:val="20"/>
                </w:rPr>
                <m:t>7</m:t>
              </m:r>
            </m:sup>
          </m:sSup>
          <m:r>
            <m:rPr>
              <m:sty m:val="p"/>
            </m:rPr>
            <w:rPr>
              <w:rFonts w:ascii="Cambria Math" w:eastAsia="Aptos" w:hAnsi="Cambria Math" w:cs="Times New Roman"/>
              <w:sz w:val="20"/>
              <w:szCs w:val="20"/>
            </w:rPr>
            <m:t xml:space="preserve">) </m:t>
          </m:r>
        </m:oMath>
      </m:oMathPara>
    </w:p>
    <w:p w14:paraId="22E9B382" w14:textId="6B7FB940" w:rsidR="000C479F" w:rsidRPr="00294717" w:rsidRDefault="00294717" w:rsidP="004E35EA">
      <w:pPr>
        <w:rPr>
          <w:rFonts w:ascii="Cambria" w:hAnsi="Cambria"/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Mortality=</m:t>
          </m:r>
          <m:r>
            <w:rPr>
              <w:rFonts w:ascii="Cambria Math" w:eastAsia="Aptos" w:hAnsi="Cambria Math" w:cs="Times New Roman"/>
              <w:sz w:val="20"/>
              <w:szCs w:val="20"/>
            </w:rPr>
            <m:t>(2.13-0.3787T + 0.02457</m:t>
          </m:r>
          <m:sSup>
            <m:sSupPr>
              <m:ctrlPr>
                <w:rPr>
                  <w:rFonts w:ascii="Cambria Math" w:eastAsia="Aptos" w:hAnsi="Cambria Math" w:cs="Times New Roman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="Aptos" w:hAnsi="Cambria Math" w:cs="Times New Roman"/>
                  <w:sz w:val="20"/>
                  <w:szCs w:val="20"/>
                </w:rPr>
                <m:t>T</m:t>
              </m:r>
            </m:e>
            <m:sup>
              <m:r>
                <w:rPr>
                  <w:rFonts w:ascii="Cambria Math" w:eastAsia="Aptos" w:hAnsi="Cambria Math" w:cs="Times New Roman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eastAsia="Aptos" w:hAnsi="Cambria Math" w:cs="Times New Roman"/>
              <w:sz w:val="20"/>
              <w:szCs w:val="20"/>
            </w:rPr>
            <m:t xml:space="preserve">- 6.778 × </m:t>
          </m:r>
          <m:sSup>
            <m:sSupPr>
              <m:ctrlPr>
                <w:rPr>
                  <w:rFonts w:ascii="Cambria Math" w:eastAsia="Aptos" w:hAnsi="Cambria Math" w:cs="Times New Roman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="Aptos" w:hAnsi="Cambria Math" w:cs="Times New Roman"/>
                  <w:sz w:val="20"/>
                  <w:szCs w:val="20"/>
                </w:rPr>
                <m:t>10</m:t>
              </m:r>
            </m:e>
            <m:sup>
              <m:r>
                <w:rPr>
                  <w:rFonts w:ascii="Cambria Math" w:eastAsia="Aptos" w:hAnsi="Cambria Math" w:cs="Times New Roman"/>
                  <w:sz w:val="20"/>
                  <w:szCs w:val="20"/>
                </w:rPr>
                <m:t>-4</m:t>
              </m:r>
            </m:sup>
          </m:sSup>
          <m:sSup>
            <m:sSupPr>
              <m:ctrlPr>
                <w:rPr>
                  <w:rFonts w:ascii="Cambria Math" w:eastAsia="Aptos" w:hAnsi="Cambria Math" w:cs="Times New Roman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="Aptos" w:hAnsi="Cambria Math" w:cs="Times New Roman"/>
                  <w:sz w:val="20"/>
                  <w:szCs w:val="20"/>
                </w:rPr>
                <m:t xml:space="preserve"> T</m:t>
              </m:r>
            </m:e>
            <m:sup>
              <m:r>
                <w:rPr>
                  <w:rFonts w:ascii="Cambria Math" w:eastAsia="Aptos" w:hAnsi="Cambria Math" w:cs="Times New Roman"/>
                  <w:sz w:val="20"/>
                  <w:szCs w:val="20"/>
                </w:rPr>
                <m:t>3</m:t>
              </m:r>
            </m:sup>
          </m:sSup>
          <m:r>
            <w:rPr>
              <w:rFonts w:ascii="Cambria Math" w:eastAsia="Aptos" w:hAnsi="Cambria Math" w:cs="Times New Roman"/>
              <w:sz w:val="20"/>
              <w:szCs w:val="20"/>
            </w:rPr>
            <m:t xml:space="preserve"> + 6.794 × </m:t>
          </m:r>
          <m:sSup>
            <m:sSupPr>
              <m:ctrlPr>
                <w:rPr>
                  <w:rFonts w:ascii="Cambria Math" w:eastAsia="Aptos" w:hAnsi="Cambria Math" w:cs="Times New Roman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="Aptos" w:hAnsi="Cambria Math" w:cs="Times New Roman"/>
                  <w:sz w:val="20"/>
                  <w:szCs w:val="20"/>
                </w:rPr>
                <m:t>10</m:t>
              </m:r>
            </m:e>
            <m:sup>
              <m:r>
                <w:rPr>
                  <w:rFonts w:ascii="Cambria Math" w:eastAsia="Aptos" w:hAnsi="Cambria Math" w:cs="Times New Roman"/>
                  <w:sz w:val="20"/>
                  <w:szCs w:val="20"/>
                </w:rPr>
                <m:t>-6</m:t>
              </m:r>
            </m:sup>
          </m:sSup>
          <m:sSup>
            <m:sSupPr>
              <m:ctrlPr>
                <w:rPr>
                  <w:rFonts w:ascii="Cambria Math" w:eastAsia="Aptos" w:hAnsi="Cambria Math" w:cs="Times New Roman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="Aptos" w:hAnsi="Cambria Math" w:cs="Times New Roman"/>
                  <w:sz w:val="20"/>
                  <w:szCs w:val="20"/>
                </w:rPr>
                <m:t>T</m:t>
              </m:r>
            </m:e>
            <m:sup>
              <m:r>
                <w:rPr>
                  <w:rFonts w:ascii="Cambria Math" w:eastAsia="Aptos" w:hAnsi="Cambria Math" w:cs="Times New Roman"/>
                  <w:sz w:val="20"/>
                  <w:szCs w:val="20"/>
                </w:rPr>
                <m:t>4</m:t>
              </m:r>
            </m:sup>
          </m:sSup>
          <m:r>
            <w:rPr>
              <w:rFonts w:ascii="Cambria Math" w:eastAsia="Aptos" w:hAnsi="Cambria Math" w:cs="Times New Roman"/>
              <w:sz w:val="20"/>
              <w:szCs w:val="20"/>
            </w:rPr>
            <m:t>).</m:t>
          </m:r>
        </m:oMath>
      </m:oMathPara>
    </w:p>
    <w:p w14:paraId="1D666B58" w14:textId="3D32C653" w:rsidR="00674E1D" w:rsidRPr="00B320EF" w:rsidRDefault="00B320EF">
      <w:pPr>
        <w:rPr>
          <w:rFonts w:ascii="Cambria" w:eastAsiaTheme="minorEastAsia" w:hAnsi="Cambria"/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  <w:highlight w:val="yellow"/>
            </w:rPr>
            <m:t>pEA=exp[-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  <w:highlight w:val="yellow"/>
                </w:rPr>
              </m:ctrlPr>
            </m:fPr>
            <m:num>
              <m:r>
                <w:rPr>
                  <w:rFonts w:ascii="Cambria Math" w:eastAsia="Aptos" w:hAnsi="Cambria Math" w:cs="Times New Roman"/>
                  <w:sz w:val="16"/>
                  <w:szCs w:val="16"/>
                  <w:highlight w:val="yellow"/>
                </w:rPr>
                <m:t>(2.13-0.3787T + 0.02457</m:t>
              </m:r>
              <m:sSup>
                <m:sSupPr>
                  <m:ctrlPr>
                    <w:rPr>
                      <w:rFonts w:ascii="Cambria Math" w:eastAsia="Aptos" w:hAnsi="Cambria Math" w:cs="Times New Roman"/>
                      <w:i/>
                      <w:sz w:val="16"/>
                      <w:szCs w:val="16"/>
                      <w:highlight w:val="yellow"/>
                    </w:rPr>
                  </m:ctrlPr>
                </m:sSupPr>
                <m:e>
                  <m:r>
                    <w:rPr>
                      <w:rFonts w:ascii="Cambria Math" w:eastAsia="Aptos" w:hAnsi="Cambria Math" w:cs="Times New Roman"/>
                      <w:sz w:val="16"/>
                      <w:szCs w:val="16"/>
                      <w:highlight w:val="yellow"/>
                    </w:rPr>
                    <m:t>T</m:t>
                  </m:r>
                </m:e>
                <m:sup>
                  <m:r>
                    <w:rPr>
                      <w:rFonts w:ascii="Cambria Math" w:eastAsia="Aptos" w:hAnsi="Cambria Math" w:cs="Times New Roman"/>
                      <w:sz w:val="16"/>
                      <w:szCs w:val="16"/>
                      <w:highlight w:val="yellow"/>
                    </w:rPr>
                    <m:t>2</m:t>
                  </m:r>
                </m:sup>
              </m:sSup>
              <m:r>
                <w:rPr>
                  <w:rFonts w:ascii="Cambria Math" w:eastAsia="Aptos" w:hAnsi="Cambria Math" w:cs="Times New Roman"/>
                  <w:sz w:val="16"/>
                  <w:szCs w:val="16"/>
                  <w:highlight w:val="yellow"/>
                </w:rPr>
                <m:t xml:space="preserve">- 6.778 × </m:t>
              </m:r>
              <m:sSup>
                <m:sSupPr>
                  <m:ctrlPr>
                    <w:rPr>
                      <w:rFonts w:ascii="Cambria Math" w:eastAsia="Aptos" w:hAnsi="Cambria Math" w:cs="Times New Roman"/>
                      <w:i/>
                      <w:sz w:val="16"/>
                      <w:szCs w:val="16"/>
                      <w:highlight w:val="yellow"/>
                    </w:rPr>
                  </m:ctrlPr>
                </m:sSupPr>
                <m:e>
                  <m:r>
                    <w:rPr>
                      <w:rFonts w:ascii="Cambria Math" w:eastAsia="Aptos" w:hAnsi="Cambria Math" w:cs="Times New Roman"/>
                      <w:sz w:val="16"/>
                      <w:szCs w:val="16"/>
                      <w:highlight w:val="yellow"/>
                    </w:rPr>
                    <m:t>10</m:t>
                  </m:r>
                </m:e>
                <m:sup>
                  <m:r>
                    <w:rPr>
                      <w:rFonts w:ascii="Cambria Math" w:eastAsia="Aptos" w:hAnsi="Cambria Math" w:cs="Times New Roman"/>
                      <w:sz w:val="16"/>
                      <w:szCs w:val="16"/>
                      <w:highlight w:val="yellow"/>
                    </w:rPr>
                    <m:t>-4</m:t>
                  </m:r>
                </m:sup>
              </m:sSup>
              <m:sSup>
                <m:sSupPr>
                  <m:ctrlPr>
                    <w:rPr>
                      <w:rFonts w:ascii="Cambria Math" w:eastAsia="Aptos" w:hAnsi="Cambria Math" w:cs="Times New Roman"/>
                      <w:i/>
                      <w:sz w:val="16"/>
                      <w:szCs w:val="16"/>
                      <w:highlight w:val="yellow"/>
                    </w:rPr>
                  </m:ctrlPr>
                </m:sSupPr>
                <m:e>
                  <m:r>
                    <w:rPr>
                      <w:rFonts w:ascii="Cambria Math" w:eastAsia="Aptos" w:hAnsi="Cambria Math" w:cs="Times New Roman"/>
                      <w:sz w:val="16"/>
                      <w:szCs w:val="16"/>
                      <w:highlight w:val="yellow"/>
                    </w:rPr>
                    <m:t xml:space="preserve"> T</m:t>
                  </m:r>
                </m:e>
                <m:sup>
                  <m:r>
                    <w:rPr>
                      <w:rFonts w:ascii="Cambria Math" w:eastAsia="Aptos" w:hAnsi="Cambria Math" w:cs="Times New Roman"/>
                      <w:sz w:val="16"/>
                      <w:szCs w:val="16"/>
                      <w:highlight w:val="yellow"/>
                    </w:rPr>
                    <m:t>3</m:t>
                  </m:r>
                </m:sup>
              </m:sSup>
              <m:r>
                <w:rPr>
                  <w:rFonts w:ascii="Cambria Math" w:eastAsia="Aptos" w:hAnsi="Cambria Math" w:cs="Times New Roman"/>
                  <w:sz w:val="16"/>
                  <w:szCs w:val="16"/>
                  <w:highlight w:val="yellow"/>
                </w:rPr>
                <m:t xml:space="preserve"> + 6.794 × </m:t>
              </m:r>
              <m:sSup>
                <m:sSupPr>
                  <m:ctrlPr>
                    <w:rPr>
                      <w:rFonts w:ascii="Cambria Math" w:eastAsia="Aptos" w:hAnsi="Cambria Math" w:cs="Times New Roman"/>
                      <w:i/>
                      <w:sz w:val="16"/>
                      <w:szCs w:val="16"/>
                      <w:highlight w:val="yellow"/>
                    </w:rPr>
                  </m:ctrlPr>
                </m:sSupPr>
                <m:e>
                  <m:r>
                    <w:rPr>
                      <w:rFonts w:ascii="Cambria Math" w:eastAsia="Aptos" w:hAnsi="Cambria Math" w:cs="Times New Roman"/>
                      <w:sz w:val="16"/>
                      <w:szCs w:val="16"/>
                      <w:highlight w:val="yellow"/>
                    </w:rPr>
                    <m:t>10</m:t>
                  </m:r>
                </m:e>
                <m:sup>
                  <m:r>
                    <w:rPr>
                      <w:rFonts w:ascii="Cambria Math" w:eastAsia="Aptos" w:hAnsi="Cambria Math" w:cs="Times New Roman"/>
                      <w:sz w:val="16"/>
                      <w:szCs w:val="16"/>
                      <w:highlight w:val="yellow"/>
                    </w:rPr>
                    <m:t>-6</m:t>
                  </m:r>
                </m:sup>
              </m:sSup>
              <m:sSup>
                <m:sSupPr>
                  <m:ctrlPr>
                    <w:rPr>
                      <w:rFonts w:ascii="Cambria Math" w:eastAsia="Aptos" w:hAnsi="Cambria Math" w:cs="Times New Roman"/>
                      <w:i/>
                      <w:sz w:val="16"/>
                      <w:szCs w:val="16"/>
                      <w:highlight w:val="yellow"/>
                    </w:rPr>
                  </m:ctrlPr>
                </m:sSupPr>
                <m:e>
                  <m:r>
                    <w:rPr>
                      <w:rFonts w:ascii="Cambria Math" w:eastAsia="Aptos" w:hAnsi="Cambria Math" w:cs="Times New Roman"/>
                      <w:sz w:val="16"/>
                      <w:szCs w:val="16"/>
                      <w:highlight w:val="yellow"/>
                    </w:rPr>
                    <m:t>T</m:t>
                  </m:r>
                </m:e>
                <m:sup>
                  <m:r>
                    <w:rPr>
                      <w:rFonts w:ascii="Cambria Math" w:eastAsia="Aptos" w:hAnsi="Cambria Math" w:cs="Times New Roman"/>
                      <w:sz w:val="16"/>
                      <w:szCs w:val="16"/>
                      <w:highlight w:val="yellow"/>
                    </w:rPr>
                    <m:t>4</m:t>
                  </m:r>
                </m:sup>
              </m:sSup>
              <m:r>
                <w:rPr>
                  <w:rFonts w:ascii="Cambria Math" w:eastAsia="Aptos" w:hAnsi="Cambria Math" w:cs="Times New Roman"/>
                  <w:sz w:val="16"/>
                  <w:szCs w:val="16"/>
                  <w:highlight w:val="yellow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16"/>
                  <w:szCs w:val="16"/>
                  <w:highlight w:val="yellow"/>
                </w:rPr>
                <m:t>(0.131-0.05723T+0.01164</m:t>
              </m:r>
              <m:sSup>
                <m:sSupPr>
                  <m:ctrlPr>
                    <w:rPr>
                      <w:rFonts w:ascii="Cambria Math" w:hAnsi="Cambria Math"/>
                      <w:iCs/>
                      <w:sz w:val="16"/>
                      <w:szCs w:val="16"/>
                      <w:highlight w:val="yellow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6"/>
                      <w:szCs w:val="16"/>
                      <w:highlight w:val="yellow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16"/>
                      <w:szCs w:val="16"/>
                      <w:highlight w:val="yellow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16"/>
                  <w:szCs w:val="16"/>
                  <w:highlight w:val="yellow"/>
                </w:rPr>
                <m:t>-0.001341</m:t>
              </m:r>
              <m:sSup>
                <m:sSupPr>
                  <m:ctrlPr>
                    <w:rPr>
                      <w:rFonts w:ascii="Cambria Math" w:hAnsi="Cambria Math"/>
                      <w:iCs/>
                      <w:sz w:val="16"/>
                      <w:szCs w:val="16"/>
                      <w:highlight w:val="yellow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6"/>
                      <w:szCs w:val="16"/>
                      <w:highlight w:val="yellow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16"/>
                      <w:szCs w:val="16"/>
                      <w:highlight w:val="yellow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16"/>
                  <w:szCs w:val="16"/>
                  <w:highlight w:val="yellow"/>
                </w:rPr>
                <m:t>+8.723</m:t>
              </m:r>
              <m:r>
                <m:rPr>
                  <m:sty m:val="p"/>
                </m:rPr>
                <w:rPr>
                  <w:rFonts w:ascii="Cambria Math" w:eastAsia="Aptos" w:hAnsi="Cambria Math" w:cs="Times New Roman"/>
                  <w:sz w:val="16"/>
                  <w:szCs w:val="16"/>
                  <w:highlight w:val="yellow"/>
                </w:rPr>
                <m:t>×</m:t>
              </m:r>
              <m:sSup>
                <m:sSupPr>
                  <m:ctrlPr>
                    <w:rPr>
                      <w:rFonts w:ascii="Cambria Math" w:eastAsia="Aptos" w:hAnsi="Cambria Math" w:cs="Times New Roman"/>
                      <w:iCs/>
                      <w:sz w:val="16"/>
                      <w:szCs w:val="16"/>
                      <w:highlight w:val="yellow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sz w:val="16"/>
                      <w:szCs w:val="16"/>
                      <w:highlight w:val="yellow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sz w:val="16"/>
                      <w:szCs w:val="16"/>
                      <w:highlight w:val="yellow"/>
                    </w:rPr>
                    <m:t>-5</m:t>
                  </m:r>
                </m:sup>
              </m:sSup>
              <m:sSup>
                <m:sSupPr>
                  <m:ctrlPr>
                    <w:rPr>
                      <w:rFonts w:ascii="Cambria Math" w:eastAsia="Aptos" w:hAnsi="Cambria Math" w:cs="Times New Roman"/>
                      <w:iCs/>
                      <w:sz w:val="16"/>
                      <w:szCs w:val="16"/>
                      <w:highlight w:val="yellow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sz w:val="16"/>
                      <w:szCs w:val="16"/>
                      <w:highlight w:val="yellow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sz w:val="16"/>
                      <w:szCs w:val="16"/>
                      <w:highlight w:val="yellow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eastAsia="Aptos" w:hAnsi="Cambria Math" w:cs="Times New Roman"/>
                  <w:sz w:val="16"/>
                  <w:szCs w:val="16"/>
                  <w:highlight w:val="yellow"/>
                </w:rPr>
                <m:t>-3.017×</m:t>
              </m:r>
              <m:sSup>
                <m:sSupPr>
                  <m:ctrlPr>
                    <w:rPr>
                      <w:rFonts w:ascii="Cambria Math" w:eastAsia="Aptos" w:hAnsi="Cambria Math" w:cs="Times New Roman"/>
                      <w:iCs/>
                      <w:sz w:val="16"/>
                      <w:szCs w:val="16"/>
                      <w:highlight w:val="yellow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sz w:val="16"/>
                      <w:szCs w:val="16"/>
                      <w:highlight w:val="yellow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sz w:val="16"/>
                      <w:szCs w:val="16"/>
                      <w:highlight w:val="yellow"/>
                    </w:rPr>
                    <m:t>-6</m:t>
                  </m:r>
                </m:sup>
              </m:sSup>
              <m:sSup>
                <m:sSupPr>
                  <m:ctrlPr>
                    <w:rPr>
                      <w:rFonts w:ascii="Cambria Math" w:eastAsia="Aptos" w:hAnsi="Cambria Math" w:cs="Times New Roman"/>
                      <w:iCs/>
                      <w:sz w:val="16"/>
                      <w:szCs w:val="16"/>
                      <w:highlight w:val="yellow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sz w:val="16"/>
                      <w:szCs w:val="16"/>
                      <w:highlight w:val="yellow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sz w:val="16"/>
                      <w:szCs w:val="16"/>
                      <w:highlight w:val="yellow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Aptos" w:hAnsi="Cambria Math" w:cs="Times New Roman"/>
                  <w:sz w:val="16"/>
                  <w:szCs w:val="16"/>
                  <w:highlight w:val="yellow"/>
                </w:rPr>
                <m:t>+5.153×</m:t>
              </m:r>
              <m:sSup>
                <m:sSupPr>
                  <m:ctrlPr>
                    <w:rPr>
                      <w:rFonts w:ascii="Cambria Math" w:eastAsia="Aptos" w:hAnsi="Cambria Math" w:cs="Times New Roman"/>
                      <w:iCs/>
                      <w:sz w:val="16"/>
                      <w:szCs w:val="16"/>
                      <w:highlight w:val="yellow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sz w:val="16"/>
                      <w:szCs w:val="16"/>
                      <w:highlight w:val="yellow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sz w:val="16"/>
                      <w:szCs w:val="16"/>
                      <w:highlight w:val="yellow"/>
                    </w:rPr>
                    <m:t>-8</m:t>
                  </m:r>
                </m:sup>
              </m:sSup>
              <m:sSup>
                <m:sSupPr>
                  <m:ctrlPr>
                    <w:rPr>
                      <w:rFonts w:ascii="Cambria Math" w:eastAsia="Aptos" w:hAnsi="Cambria Math" w:cs="Times New Roman"/>
                      <w:iCs/>
                      <w:sz w:val="16"/>
                      <w:szCs w:val="16"/>
                      <w:highlight w:val="yellow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sz w:val="16"/>
                      <w:szCs w:val="16"/>
                      <w:highlight w:val="yellow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sz w:val="16"/>
                      <w:szCs w:val="16"/>
                      <w:highlight w:val="yellow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Aptos" w:hAnsi="Cambria Math" w:cs="Times New Roman"/>
                  <w:sz w:val="16"/>
                  <w:szCs w:val="16"/>
                  <w:highlight w:val="yellow"/>
                </w:rPr>
                <m:t>-3.42×</m:t>
              </m:r>
              <m:sSup>
                <m:sSupPr>
                  <m:ctrlPr>
                    <w:rPr>
                      <w:rFonts w:ascii="Cambria Math" w:eastAsia="Aptos" w:hAnsi="Cambria Math" w:cs="Times New Roman"/>
                      <w:iCs/>
                      <w:sz w:val="16"/>
                      <w:szCs w:val="16"/>
                      <w:highlight w:val="yellow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sz w:val="16"/>
                      <w:szCs w:val="16"/>
                      <w:highlight w:val="yellow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sz w:val="16"/>
                      <w:szCs w:val="16"/>
                      <w:highlight w:val="yellow"/>
                    </w:rPr>
                    <m:t>-10</m:t>
                  </m:r>
                </m:sup>
              </m:sSup>
              <m:sSup>
                <m:sSupPr>
                  <m:ctrlPr>
                    <w:rPr>
                      <w:rFonts w:ascii="Cambria Math" w:eastAsia="Aptos" w:hAnsi="Cambria Math" w:cs="Times New Roman"/>
                      <w:iCs/>
                      <w:sz w:val="16"/>
                      <w:szCs w:val="16"/>
                      <w:highlight w:val="yellow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sz w:val="16"/>
                      <w:szCs w:val="16"/>
                      <w:highlight w:val="yellow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sz w:val="16"/>
                      <w:szCs w:val="16"/>
                      <w:highlight w:val="yellow"/>
                    </w:rPr>
                    <m:t>7</m:t>
                  </m:r>
                </m:sup>
              </m:sSup>
              <m:r>
                <m:rPr>
                  <m:sty m:val="p"/>
                </m:rPr>
                <w:rPr>
                  <w:rFonts w:ascii="Cambria Math" w:eastAsia="Aptos" w:hAnsi="Cambria Math" w:cs="Times New Roman"/>
                  <w:sz w:val="16"/>
                  <w:szCs w:val="16"/>
                  <w:highlight w:val="yellow"/>
                </w:rPr>
                <m:t xml:space="preserve">) </m:t>
              </m:r>
            </m:den>
          </m:f>
          <m:r>
            <w:rPr>
              <w:rFonts w:ascii="Cambria Math" w:hAnsi="Cambria Math"/>
              <w:sz w:val="20"/>
              <w:szCs w:val="20"/>
              <w:highlight w:val="yellow"/>
            </w:rPr>
            <m:t>]</m:t>
          </m:r>
        </m:oMath>
      </m:oMathPara>
    </w:p>
    <w:p w14:paraId="4BAFAFC1" w14:textId="77777777" w:rsidR="00B320EF" w:rsidRPr="00B320EF" w:rsidRDefault="00B320EF">
      <w:pPr>
        <w:rPr>
          <w:rFonts w:ascii="Cambria" w:hAnsi="Cambria"/>
          <w:sz w:val="20"/>
          <w:szCs w:val="20"/>
        </w:rPr>
      </w:pPr>
    </w:p>
    <w:p w14:paraId="7085BE8D" w14:textId="70919DFA" w:rsidR="005E5432" w:rsidRPr="00AD415F" w:rsidRDefault="00AD415F" w:rsidP="005E5432">
      <w:pPr>
        <w:jc w:val="center"/>
        <w:rPr>
          <w:rFonts w:ascii="Cambria" w:hAnsi="Cambria"/>
          <w:b/>
          <w:bCs/>
        </w:rPr>
      </w:pPr>
      <w:r w:rsidRPr="00AD415F">
        <w:rPr>
          <w:rFonts w:ascii="Cambria" w:hAnsi="Cambria"/>
          <w:b/>
          <w:bCs/>
        </w:rPr>
        <w:t>MDR</w:t>
      </w:r>
    </w:p>
    <w:p w14:paraId="0B6ABB3B" w14:textId="47BF6501" w:rsidR="004E35EA" w:rsidRPr="002E3AB7" w:rsidRDefault="004E35EA" w:rsidP="004E35EA">
      <w:pPr>
        <w:rPr>
          <w:rFonts w:ascii="Cambria" w:hAnsi="Cambria"/>
        </w:rPr>
      </w:pPr>
      <w:r w:rsidRPr="00773903">
        <w:rPr>
          <w:rFonts w:ascii="Cambria" w:hAnsi="Cambria"/>
          <w:highlight w:val="cyan"/>
        </w:rPr>
        <w:t>To calculate the MDR using the Poletti data</w:t>
      </w:r>
      <w:r w:rsidR="00C075C1">
        <w:rPr>
          <w:rFonts w:ascii="Cambria" w:hAnsi="Cambria"/>
          <w:highlight w:val="cyan"/>
        </w:rPr>
        <w:t>,</w:t>
      </w:r>
      <w:r w:rsidRPr="00773903">
        <w:rPr>
          <w:rFonts w:ascii="Cambria" w:hAnsi="Cambria"/>
          <w:highlight w:val="cyan"/>
        </w:rPr>
        <w:t xml:space="preserve"> sum the durations of each phase</w:t>
      </w:r>
      <w:r w:rsidR="00C075C1">
        <w:rPr>
          <w:rFonts w:ascii="Cambria" w:hAnsi="Cambria"/>
          <w:highlight w:val="cyan"/>
        </w:rPr>
        <w:t>,</w:t>
      </w:r>
      <w:r w:rsidRPr="00773903">
        <w:rPr>
          <w:rFonts w:ascii="Cambria" w:hAnsi="Cambria"/>
          <w:highlight w:val="cyan"/>
        </w:rPr>
        <w:t xml:space="preserve"> then convert it to a rate.</w:t>
      </w:r>
    </w:p>
    <w:p w14:paraId="13574DA8" w14:textId="4AD217ED" w:rsidR="00C075C1" w:rsidRPr="006B212F" w:rsidRDefault="00C075C1" w:rsidP="00C075C1">
      <w:pPr>
        <w:rPr>
          <w:rFonts w:ascii="Cambria" w:eastAsiaTheme="minorEastAsia" w:hAnsi="Cambria"/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Egg: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6.9-4.0</m:t>
              </m:r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Cs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T-20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4.1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sup>
              </m:sSup>
            </m:e>
          </m:d>
        </m:oMath>
      </m:oMathPara>
    </w:p>
    <w:p w14:paraId="174AED37" w14:textId="0D96702C" w:rsidR="00C075C1" w:rsidRPr="006B212F" w:rsidRDefault="00C075C1" w:rsidP="00C075C1">
      <w:pPr>
        <w:rPr>
          <w:rFonts w:ascii="Cambria" w:hAnsi="Cambr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Larvea: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0.12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-6.6T+98</m:t>
              </m:r>
            </m:e>
          </m:d>
        </m:oMath>
      </m:oMathPara>
    </w:p>
    <w:p w14:paraId="307B1FE3" w14:textId="001B6FDB" w:rsidR="00C075C1" w:rsidRPr="005A4E3C" w:rsidRDefault="00C075C1" w:rsidP="00C075C1">
      <w:pPr>
        <w:rPr>
          <w:rFonts w:ascii="Cambria" w:eastAsiaTheme="minorEastAsia" w:hAnsi="Cambria"/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Pupea:(0.027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-1.7T+27.7)</m:t>
          </m:r>
        </m:oMath>
      </m:oMathPara>
    </w:p>
    <w:p w14:paraId="7E83172F" w14:textId="16BD84C3" w:rsidR="00C075C1" w:rsidRPr="00416A2C" w:rsidDel="00E745DA" w:rsidRDefault="00C075C1" w:rsidP="00C075C1">
      <w:pPr>
        <w:rPr>
          <w:del w:id="13" w:author="Ndeffo Mbah, Martial Loth" w:date="2026-06-23T10:37:00Z" w16du:dateUtc="2026-06-23T15:37:00Z"/>
          <w:rFonts w:ascii="Cambria" w:eastAsiaTheme="minorEastAsia" w:hAnsi="Cambria"/>
          <w:iCs/>
        </w:rPr>
      </w:pPr>
      <w:commentRangeStart w:id="14"/>
      <m:oMath>
        <m:r>
          <w:del w:id="15" w:author="Ndeffo Mbah, Martial Loth" w:date="2026-06-23T10:37:00Z" w16du:dateUtc="2026-06-23T15:37:00Z">
            <m:rPr>
              <m:sty m:val="p"/>
            </m:rPr>
            <w:rPr>
              <w:rFonts w:ascii="Cambria Math" w:hAnsi="Cambria Math"/>
            </w:rPr>
            <m:t>Adult:(0.046</m:t>
          </w:del>
        </m:r>
        <m:sSup>
          <m:sSupPr>
            <m:ctrlPr>
              <w:del w:id="16" w:author="Ndeffo Mbah, Martial Loth" w:date="2026-06-23T10:37:00Z" w16du:dateUtc="2026-06-23T15:37:00Z">
                <w:rPr>
                  <w:rFonts w:ascii="Cambria Math" w:hAnsi="Cambria Math"/>
                  <w:iCs/>
                </w:rPr>
              </w:del>
            </m:ctrlPr>
          </m:sSupPr>
          <m:e>
            <m:r>
              <w:del w:id="17" w:author="Ndeffo Mbah, Martial Loth" w:date="2026-06-23T10:37:00Z" w16du:dateUtc="2026-06-23T15:37:00Z">
                <m:rPr>
                  <m:sty m:val="p"/>
                </m:rPr>
                <w:rPr>
                  <w:rFonts w:ascii="Cambria Math" w:hAnsi="Cambria Math"/>
                </w:rPr>
                <m:t>T</m:t>
              </w:del>
            </m:r>
          </m:e>
          <m:sup>
            <m:r>
              <w:del w:id="18" w:author="Ndeffo Mbah, Martial Loth" w:date="2026-06-23T10:37:00Z" w16du:dateUtc="2026-06-23T15:37:00Z">
                <m:rPr>
                  <m:sty m:val="p"/>
                </m:rPr>
                <w:rPr>
                  <w:rFonts w:ascii="Cambria Math" w:hAnsi="Cambria Math"/>
                </w:rPr>
                <m:t>2</m:t>
              </w:del>
            </m:r>
          </m:sup>
        </m:sSup>
        <m:r>
          <w:del w:id="19" w:author="Ndeffo Mbah, Martial Loth" w:date="2026-06-23T10:37:00Z" w16du:dateUtc="2026-06-23T15:37:00Z">
            <m:rPr>
              <m:sty m:val="p"/>
            </m:rPr>
            <w:rPr>
              <w:rFonts w:ascii="Cambria Math" w:hAnsi="Cambria Math"/>
            </w:rPr>
            <m:t>-2.77T+45.3)</m:t>
          </w:del>
        </m:r>
      </m:oMath>
      <w:commentRangeEnd w:id="14"/>
      <w:r w:rsidR="00E745DA" w:rsidRPr="00416A2C">
        <w:rPr>
          <w:rStyle w:val="CommentReference"/>
          <w:rFonts w:ascii="Cambria" w:eastAsiaTheme="minorEastAsia" w:hAnsi="Cambria"/>
          <w:iCs/>
          <w:sz w:val="24"/>
          <w:szCs w:val="24"/>
        </w:rPr>
        <w:commentReference w:id="14"/>
      </w:r>
    </w:p>
    <w:p w14:paraId="3BB9559C" w14:textId="77777777" w:rsidR="00416A2C" w:rsidRPr="00B85DF9" w:rsidRDefault="00416A2C" w:rsidP="00C075C1">
      <w:pPr>
        <w:rPr>
          <w:rFonts w:ascii="Cambria" w:eastAsiaTheme="minorEastAsia" w:hAnsi="Cambria"/>
          <w:iCs/>
        </w:rPr>
      </w:pPr>
    </w:p>
    <w:p w14:paraId="061D7078" w14:textId="7140122D" w:rsidR="00C075C1" w:rsidRPr="00F8476B" w:rsidRDefault="00F8476B" w:rsidP="00C075C1">
      <w:pPr>
        <w:rPr>
          <w:rFonts w:ascii="Cambria" w:eastAsiaTheme="minorEastAsia" w:hAnsi="Cambria"/>
          <w:iCs/>
        </w:rPr>
      </w:pPr>
      <m:oMathPara>
        <m:oMath>
          <m:r>
            <w:rPr>
              <w:rFonts w:ascii="Cambria Math" w:eastAsiaTheme="minorEastAsia" w:hAnsi="Cambria Math"/>
            </w:rPr>
            <m:t>Duration=Egg+Larvea+Pupea</m:t>
          </m:r>
          <m:r>
            <w:del w:id="20" w:author="Ndeffo Mbah, Martial Loth" w:date="2026-06-23T10:38:00Z" w16du:dateUtc="2026-06-23T15:38:00Z">
              <w:rPr>
                <w:rFonts w:ascii="Cambria Math" w:eastAsiaTheme="minorEastAsia" w:hAnsi="Cambria Math"/>
              </w:rPr>
              <m:t>+Adults</m:t>
            </w:del>
          </m:r>
        </m:oMath>
      </m:oMathPara>
    </w:p>
    <w:p w14:paraId="4C8E57A4" w14:textId="42B1588D" w:rsidR="00F8476B" w:rsidRPr="00674E1D" w:rsidRDefault="00343EFF" w:rsidP="00C075C1">
      <w:pPr>
        <w:rPr>
          <w:rFonts w:ascii="Cambria" w:eastAsiaTheme="minorEastAsia" w:hAnsi="Cambria"/>
          <w:iCs/>
          <w:sz w:val="20"/>
          <w:szCs w:val="20"/>
        </w:rPr>
      </w:pPr>
      <m:oMathPara>
        <m:oMath>
          <m:d>
            <m:dPr>
              <m:ctrlPr>
                <w:rPr>
                  <w:rFonts w:ascii="Cambria Math" w:hAnsi="Cambria Math"/>
                  <w:iCs/>
                  <w:sz w:val="20"/>
                  <w:szCs w:val="2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6.9-4.0</m:t>
              </m:r>
              <m:sSup>
                <m:sSupPr>
                  <m:ctrlPr>
                    <w:rPr>
                      <w:rFonts w:ascii="Cambria Math" w:hAnsi="Cambria Math"/>
                      <w:iCs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e</m:t>
                  </m:r>
                </m:e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Cs/>
                              <w:sz w:val="20"/>
                              <w:szCs w:val="20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Cs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T-20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4.1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sup>
              </m:sSup>
            </m:e>
          </m:d>
          <m:r>
            <w:rPr>
              <w:rFonts w:ascii="Cambria Math" w:hAnsi="Cambria Math"/>
              <w:sz w:val="20"/>
              <w:szCs w:val="20"/>
            </w:rPr>
            <m:t>+</m:t>
          </m:r>
          <m:d>
            <m:d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0.12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</w:rPr>
                <m:t>-</m:t>
              </m:r>
              <m:r>
                <w:rPr>
                  <w:rFonts w:ascii="Cambria Math" w:hAnsi="Cambria Math"/>
                  <w:sz w:val="20"/>
                  <w:szCs w:val="20"/>
                </w:rPr>
                <m:t>6.6</m:t>
              </m:r>
              <m:r>
                <w:rPr>
                  <w:rFonts w:ascii="Cambria Math" w:hAnsi="Cambria Math"/>
                  <w:sz w:val="20"/>
                  <w:szCs w:val="20"/>
                </w:rPr>
                <m:t>T</m:t>
              </m:r>
              <m:r>
                <w:rPr>
                  <w:rFonts w:ascii="Cambria Math" w:hAnsi="Cambria Math"/>
                  <w:sz w:val="20"/>
                  <w:szCs w:val="20"/>
                </w:rPr>
                <m:t>+98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 xml:space="preserve">+ </m:t>
          </m:r>
          <m:d>
            <m:dPr>
              <m:ctrlPr>
                <w:rPr>
                  <w:rFonts w:ascii="Cambria Math" w:hAnsi="Cambria Math"/>
                  <w:iCs/>
                  <w:sz w:val="20"/>
                  <w:szCs w:val="2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0.027</m:t>
              </m:r>
              <m:sSup>
                <m:sSupPr>
                  <m:ctrlPr>
                    <w:rPr>
                      <w:rFonts w:ascii="Cambria Math" w:hAnsi="Cambria Math"/>
                      <w:iCs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1.7T+27.7</m:t>
              </m:r>
            </m:e>
          </m:d>
          <m:r>
            <w:del w:id="21" w:author="Ndeffo Mbah, Martial Loth" w:date="2026-06-23T10:38:00Z" w16du:dateUtc="2026-06-23T15:38:00Z"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+(0.046</m:t>
            </w:del>
          </m:r>
          <m:sSup>
            <m:sSupPr>
              <m:ctrlPr>
                <w:del w:id="22" w:author="Ndeffo Mbah, Martial Loth" w:date="2026-06-23T10:38:00Z" w16du:dateUtc="2026-06-23T15:38:00Z">
                  <w:rPr>
                    <w:rFonts w:ascii="Cambria Math" w:hAnsi="Cambria Math"/>
                    <w:iCs/>
                    <w:sz w:val="20"/>
                    <w:szCs w:val="20"/>
                  </w:rPr>
                </w:del>
              </m:ctrlPr>
            </m:sSupPr>
            <m:e>
              <m:r>
                <w:del w:id="23" w:author="Ndeffo Mbah, Martial Loth" w:date="2026-06-23T10:38:00Z" w16du:dateUtc="2026-06-23T15:38:00Z"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T</m:t>
                </w:del>
              </m:r>
            </m:e>
            <m:sup>
              <m:r>
                <w:del w:id="24" w:author="Ndeffo Mbah, Martial Loth" w:date="2026-06-23T10:38:00Z" w16du:dateUtc="2026-06-23T15:38:00Z"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2</m:t>
                </w:del>
              </m:r>
            </m:sup>
          </m:sSup>
          <m:r>
            <w:del w:id="25" w:author="Ndeffo Mbah, Martial Loth" w:date="2026-06-23T10:38:00Z" w16du:dateUtc="2026-06-23T15:38:00Z"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-</m:t>
            </w:del>
          </m:r>
          <m:r>
            <w:del w:id="26" w:author="Ndeffo Mbah, Martial Loth" w:date="2026-06-23T10:38:00Z" w16du:dateUtc="2026-06-23T15:38:00Z"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2.77T+45.3)</m:t>
            </w:del>
          </m:r>
        </m:oMath>
      </m:oMathPara>
    </w:p>
    <w:p w14:paraId="1F7C307C" w14:textId="717F2490" w:rsidR="00B6089E" w:rsidRPr="00416A2C" w:rsidRDefault="0051192A">
      <w:pPr>
        <w:rPr>
          <w:rFonts w:eastAsiaTheme="minorEastAsia"/>
          <w:iCs/>
          <w:sz w:val="20"/>
          <w:szCs w:val="20"/>
        </w:rPr>
      </w:pPr>
      <m:oMathPara>
        <m:oMath>
          <m:r>
            <w:rPr>
              <w:rFonts w:ascii="Cambria Math" w:hAnsi="Cambria Math"/>
            </w:rPr>
            <m:t>Duration=0.1</m:t>
          </m:r>
          <m:r>
            <w:ins w:id="27" w:author="Ndeffo Mbah, Martial Loth" w:date="2026-06-23T10:39:00Z" w16du:dateUtc="2026-06-23T15:39:00Z">
              <w:rPr>
                <w:rFonts w:ascii="Cambria Math" w:hAnsi="Cambria Math"/>
              </w:rPr>
              <m:t>47</m:t>
            </w:ins>
          </m:r>
          <m:r>
            <w:del w:id="28" w:author="Ndeffo Mbah, Martial Loth" w:date="2026-06-23T10:39:00Z" w16du:dateUtc="2026-06-23T15:39:00Z">
              <w:rPr>
                <w:rFonts w:ascii="Cambria Math" w:hAnsi="Cambria Math"/>
              </w:rPr>
              <m:t>93</m:t>
            </w:del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r>
            <w:ins w:id="29" w:author="Ndeffo Mbah, Martial Loth" w:date="2026-06-23T10:39:00Z" w16du:dateUtc="2026-06-23T15:39:00Z">
              <w:rPr>
                <w:rFonts w:ascii="Cambria Math" w:hAnsi="Cambria Math"/>
              </w:rPr>
              <m:t>8.3</m:t>
            </w:ins>
          </m:r>
          <m:r>
            <w:del w:id="30" w:author="Ndeffo Mbah, Martial Loth" w:date="2026-06-23T10:39:00Z" w16du:dateUtc="2026-06-23T15:39:00Z">
              <w:rPr>
                <w:rFonts w:ascii="Cambria Math" w:hAnsi="Cambria Math"/>
              </w:rPr>
              <m:t>11.07</m:t>
            </w:del>
          </m:r>
          <m:r>
            <w:rPr>
              <w:rFonts w:ascii="Cambria Math" w:hAnsi="Cambria Math"/>
            </w:rPr>
            <m:t>T+1</m:t>
          </m:r>
          <m:r>
            <w:ins w:id="31" w:author="Ndeffo Mbah, Martial Loth" w:date="2026-06-23T10:40:00Z" w16du:dateUtc="2026-06-23T15:40:00Z">
              <w:rPr>
                <w:rFonts w:ascii="Cambria Math" w:hAnsi="Cambria Math"/>
              </w:rPr>
              <m:t>32</m:t>
            </w:ins>
          </m:r>
          <m:r>
            <w:del w:id="32" w:author="Ndeffo Mbah, Martial Loth" w:date="2026-06-23T10:40:00Z" w16du:dateUtc="2026-06-23T15:40:00Z">
              <w:rPr>
                <w:rFonts w:ascii="Cambria Math" w:hAnsi="Cambria Math"/>
              </w:rPr>
              <m:t>77</m:t>
            </w:del>
          </m:r>
          <m:r>
            <w:rPr>
              <w:rFonts w:ascii="Cambria Math" w:hAnsi="Cambria Math"/>
            </w:rPr>
            <m:t>.</m:t>
          </m:r>
          <m:r>
            <w:ins w:id="33" w:author="Ndeffo Mbah, Martial Loth" w:date="2026-06-23T10:40:00Z" w16du:dateUtc="2026-06-23T15:40:00Z">
              <w:rPr>
                <w:rFonts w:ascii="Cambria Math" w:hAnsi="Cambria Math"/>
              </w:rPr>
              <m:t>6</m:t>
            </w:ins>
          </m:r>
          <m:r>
            <w:del w:id="34" w:author="Ndeffo Mbah, Martial Loth" w:date="2026-06-23T10:40:00Z" w16du:dateUtc="2026-06-23T15:40:00Z">
              <w:rPr>
                <w:rFonts w:ascii="Cambria Math" w:hAnsi="Cambria Math"/>
              </w:rPr>
              <m:t>9</m:t>
            </w:del>
          </m:r>
          <m:r>
            <w:rPr>
              <w:rFonts w:ascii="Cambria Math" w:hAnsi="Cambria Math"/>
            </w:rPr>
            <m:t>-4</m:t>
          </m:r>
          <m:sSup>
            <m:sSupPr>
              <m:ctrlPr>
                <w:rPr>
                  <w:rFonts w:ascii="Cambria Math" w:hAnsi="Cambria Math"/>
                  <w:iCs/>
                  <w:sz w:val="20"/>
                  <w:szCs w:val="2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e</m:t>
              </m:r>
            </m:e>
            <m:sup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Cs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Cs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T-20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4.1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</m:sSup>
            </m:sup>
          </m:sSup>
        </m:oMath>
      </m:oMathPara>
    </w:p>
    <w:p w14:paraId="7A94C8FC" w14:textId="77777777" w:rsidR="00416A2C" w:rsidRPr="0027311C" w:rsidRDefault="00416A2C">
      <w:pPr>
        <w:rPr>
          <w:rFonts w:eastAsiaTheme="minorEastAsia"/>
          <w:iCs/>
          <w:sz w:val="20"/>
          <w:szCs w:val="20"/>
        </w:rPr>
      </w:pPr>
    </w:p>
    <w:p w14:paraId="64440CE7" w14:textId="3D7C3BB4" w:rsidR="0027311C" w:rsidRDefault="0027311C" w:rsidP="0027311C">
      <m:oMathPara>
        <m:oMath>
          <m:r>
            <w:rPr>
              <w:rFonts w:ascii="Cambria Math" w:hAnsi="Cambria Math"/>
              <w:highlight w:val="cyan"/>
            </w:rPr>
            <m:t>MDR=1/</m:t>
          </m:r>
          <m:d>
            <m:dPr>
              <m:ctrlPr>
                <w:rPr>
                  <w:rFonts w:ascii="Cambria Math" w:hAnsi="Cambria Math"/>
                  <w:i/>
                  <w:highlight w:val="cyan"/>
                </w:rPr>
              </m:ctrlPr>
            </m:dPr>
            <m:e>
              <m:r>
                <w:rPr>
                  <w:rFonts w:ascii="Cambria Math" w:hAnsi="Cambria Math"/>
                  <w:highlight w:val="cyan"/>
                </w:rPr>
                <m:t>0.1</m:t>
              </m:r>
              <m:r>
                <w:ins w:id="35" w:author="Ndeffo Mbah, Martial Loth" w:date="2026-06-23T10:40:00Z" w16du:dateUtc="2026-06-23T15:40:00Z">
                  <w:rPr>
                    <w:rFonts w:ascii="Cambria Math" w:hAnsi="Cambria Math"/>
                    <w:highlight w:val="cyan"/>
                  </w:rPr>
                  <m:t>46</m:t>
                </w:ins>
              </m:r>
              <m:r>
                <w:del w:id="36" w:author="Ndeffo Mbah, Martial Loth" w:date="2026-06-23T10:40:00Z" w16du:dateUtc="2026-06-23T15:40:00Z">
                  <w:rPr>
                    <w:rFonts w:ascii="Cambria Math" w:hAnsi="Cambria Math"/>
                    <w:highlight w:val="cyan"/>
                  </w:rPr>
                  <m:t>93</m:t>
                </w:del>
              </m:r>
              <m:sSup>
                <m:sSupPr>
                  <m:ctrlPr>
                    <w:rPr>
                      <w:rFonts w:ascii="Cambria Math" w:hAnsi="Cambria Math"/>
                      <w:i/>
                      <w:highlight w:val="cyan"/>
                    </w:rPr>
                  </m:ctrlPr>
                </m:sSupPr>
                <m:e>
                  <m:r>
                    <w:rPr>
                      <w:rFonts w:ascii="Cambria Math" w:hAnsi="Cambria Math"/>
                      <w:highlight w:val="cyan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highlight w:val="cyan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highlight w:val="cyan"/>
                </w:rPr>
                <m:t>-</m:t>
              </m:r>
              <m:r>
                <w:ins w:id="37" w:author="Ndeffo Mbah, Martial Loth" w:date="2026-06-23T10:40:00Z" w16du:dateUtc="2026-06-23T15:40:00Z">
                  <w:rPr>
                    <w:rFonts w:ascii="Cambria Math" w:hAnsi="Cambria Math"/>
                    <w:highlight w:val="cyan"/>
                  </w:rPr>
                  <m:t>8.3</m:t>
                </w:ins>
              </m:r>
              <m:r>
                <w:del w:id="38" w:author="Ndeffo Mbah, Martial Loth" w:date="2026-06-23T10:40:00Z" w16du:dateUtc="2026-06-23T15:40:00Z">
                  <w:rPr>
                    <w:rFonts w:ascii="Cambria Math" w:hAnsi="Cambria Math"/>
                    <w:highlight w:val="cyan"/>
                  </w:rPr>
                  <m:t>11.07</m:t>
                </w:del>
              </m:r>
              <m:r>
                <w:rPr>
                  <w:rFonts w:ascii="Cambria Math" w:hAnsi="Cambria Math"/>
                  <w:highlight w:val="cyan"/>
                </w:rPr>
                <m:t>T+1</m:t>
              </m:r>
              <m:r>
                <w:ins w:id="39" w:author="Ndeffo Mbah, Martial Loth" w:date="2026-06-23T10:41:00Z" w16du:dateUtc="2026-06-23T15:41:00Z">
                  <w:rPr>
                    <w:rFonts w:ascii="Cambria Math" w:hAnsi="Cambria Math"/>
                    <w:highlight w:val="cyan"/>
                  </w:rPr>
                  <m:t>32.6</m:t>
                </w:ins>
              </m:r>
              <m:r>
                <w:del w:id="40" w:author="Ndeffo Mbah, Martial Loth" w:date="2026-06-23T10:41:00Z" w16du:dateUtc="2026-06-23T15:41:00Z">
                  <w:rPr>
                    <w:rFonts w:ascii="Cambria Math" w:hAnsi="Cambria Math"/>
                    <w:highlight w:val="cyan"/>
                  </w:rPr>
                  <m:t>77.9</m:t>
                </w:del>
              </m:r>
              <m:r>
                <w:rPr>
                  <w:rFonts w:ascii="Cambria Math" w:hAnsi="Cambria Math"/>
                  <w:highlight w:val="cyan"/>
                </w:rPr>
                <m:t>-4</m:t>
              </m:r>
              <m:sSup>
                <m:sSupPr>
                  <m:ctrlPr>
                    <w:rPr>
                      <w:rFonts w:ascii="Cambria Math" w:hAnsi="Cambria Math"/>
                      <w:iCs/>
                      <w:sz w:val="20"/>
                      <w:szCs w:val="20"/>
                      <w:highlight w:val="cy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highlight w:val="cyan"/>
                    </w:rPr>
                    <m:t>e</m:t>
                  </m:r>
                </m:e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  <w:highlight w:val="cyan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Cs/>
                              <w:sz w:val="20"/>
                              <w:szCs w:val="20"/>
                              <w:highlight w:val="cyan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Cs/>
                                  <w:sz w:val="20"/>
                                  <w:szCs w:val="20"/>
                                  <w:highlight w:val="cyan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highlight w:val="cyan"/>
                                </w:rPr>
                                <m:t>T-20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highlight w:val="cyan"/>
                                </w:rPr>
                                <m:t>4.1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  <w:highlight w:val="cyan"/>
                        </w:rPr>
                        <m:t>2</m:t>
                      </m:r>
                    </m:sup>
                  </m:sSup>
                </m:sup>
              </m:sSup>
            </m:e>
          </m:d>
        </m:oMath>
      </m:oMathPara>
    </w:p>
    <w:p w14:paraId="6B3B7D55" w14:textId="77777777" w:rsidR="0027311C" w:rsidRDefault="0027311C"/>
    <w:sectPr w:rsidR="002731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Ndeffo Mbah, Martial Loth" w:date="2026-06-23T10:34:00Z" w:initials="MN">
    <w:p w14:paraId="6688685B" w14:textId="77777777" w:rsidR="00E745DA" w:rsidRDefault="00E745DA" w:rsidP="00E745DA">
      <w:pPr>
        <w:pStyle w:val="CommentText"/>
      </w:pPr>
      <w:r>
        <w:rPr>
          <w:rStyle w:val="CommentReference"/>
        </w:rPr>
        <w:annotationRef/>
      </w:r>
      <w:r>
        <w:t>This is multiplication of probabilities.</w:t>
      </w:r>
    </w:p>
  </w:comment>
  <w:comment w:id="14" w:author="Ndeffo Mbah, Martial Loth" w:date="2026-06-23T10:38:00Z" w:initials="MN">
    <w:p w14:paraId="6AEE5D34" w14:textId="77777777" w:rsidR="00E745DA" w:rsidRDefault="00E745DA" w:rsidP="00E745DA">
      <w:pPr>
        <w:pStyle w:val="CommentText"/>
      </w:pPr>
      <w:r>
        <w:rPr>
          <w:rStyle w:val="CommentReference"/>
        </w:rPr>
        <w:annotationRef/>
      </w:r>
      <w:r>
        <w:t>MDR does not include the duration of the adult stage. It is the duration to reach the adult stage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688685B" w15:done="0"/>
  <w15:commentEx w15:paraId="6AEE5D3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8FE1078" w16cex:dateUtc="2026-06-23T15:34:00Z"/>
  <w16cex:commentExtensible w16cex:durableId="32C3F1C2" w16cex:dateUtc="2026-06-23T15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688685B" w16cid:durableId="18FE1078"/>
  <w16cid:commentId w16cid:paraId="6AEE5D34" w16cid:durableId="32C3F1C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deffo Mbah, Martial Loth">
    <w15:presenceInfo w15:providerId="AD" w15:userId="S::m.ndeffo@tamu.edu::8cbf7d02-2698-46f3-840b-058fb543510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89E"/>
    <w:rsid w:val="000421A9"/>
    <w:rsid w:val="00064602"/>
    <w:rsid w:val="00077694"/>
    <w:rsid w:val="000A32AF"/>
    <w:rsid w:val="000C479F"/>
    <w:rsid w:val="0012334B"/>
    <w:rsid w:val="00135CC3"/>
    <w:rsid w:val="001428A6"/>
    <w:rsid w:val="001623EC"/>
    <w:rsid w:val="001C6D20"/>
    <w:rsid w:val="0027311C"/>
    <w:rsid w:val="00294717"/>
    <w:rsid w:val="002E56C3"/>
    <w:rsid w:val="00416A2C"/>
    <w:rsid w:val="004207BC"/>
    <w:rsid w:val="004457BA"/>
    <w:rsid w:val="004545EF"/>
    <w:rsid w:val="004E35EA"/>
    <w:rsid w:val="004E6BB6"/>
    <w:rsid w:val="0051192A"/>
    <w:rsid w:val="00524A85"/>
    <w:rsid w:val="005339E3"/>
    <w:rsid w:val="00561ED0"/>
    <w:rsid w:val="005A2C82"/>
    <w:rsid w:val="005A4E3C"/>
    <w:rsid w:val="005B7503"/>
    <w:rsid w:val="005E5432"/>
    <w:rsid w:val="00622E12"/>
    <w:rsid w:val="00674E1D"/>
    <w:rsid w:val="006B212F"/>
    <w:rsid w:val="008245DF"/>
    <w:rsid w:val="00935F6C"/>
    <w:rsid w:val="0094682F"/>
    <w:rsid w:val="009E3491"/>
    <w:rsid w:val="00A149FA"/>
    <w:rsid w:val="00A205A7"/>
    <w:rsid w:val="00A27E34"/>
    <w:rsid w:val="00A72359"/>
    <w:rsid w:val="00A775CF"/>
    <w:rsid w:val="00A95693"/>
    <w:rsid w:val="00A96F32"/>
    <w:rsid w:val="00AA60BC"/>
    <w:rsid w:val="00AB4BE9"/>
    <w:rsid w:val="00AD415F"/>
    <w:rsid w:val="00B013AA"/>
    <w:rsid w:val="00B320EF"/>
    <w:rsid w:val="00B503F7"/>
    <w:rsid w:val="00B53D97"/>
    <w:rsid w:val="00B6089E"/>
    <w:rsid w:val="00B85DF9"/>
    <w:rsid w:val="00C0496F"/>
    <w:rsid w:val="00C075C1"/>
    <w:rsid w:val="00C42D6D"/>
    <w:rsid w:val="00C828D7"/>
    <w:rsid w:val="00CA4D07"/>
    <w:rsid w:val="00CB1E05"/>
    <w:rsid w:val="00D36BCB"/>
    <w:rsid w:val="00E745DA"/>
    <w:rsid w:val="00EF0651"/>
    <w:rsid w:val="00F06C50"/>
    <w:rsid w:val="00F75346"/>
    <w:rsid w:val="00F84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D44E3"/>
  <w15:chartTrackingRefBased/>
  <w15:docId w15:val="{2B0E0328-A1BA-4D69-BFB5-9CAFACE46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35EA"/>
  </w:style>
  <w:style w:type="paragraph" w:styleId="Heading1">
    <w:name w:val="heading 1"/>
    <w:basedOn w:val="Normal"/>
    <w:next w:val="Normal"/>
    <w:link w:val="Heading1Char"/>
    <w:uiPriority w:val="9"/>
    <w:qFormat/>
    <w:rsid w:val="00B60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8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8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8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8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8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8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8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8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8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8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8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8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8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8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8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8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8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89E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5A2C82"/>
    <w:rPr>
      <w:color w:val="666666"/>
    </w:rPr>
  </w:style>
  <w:style w:type="paragraph" w:styleId="Revision">
    <w:name w:val="Revision"/>
    <w:hidden/>
    <w:uiPriority w:val="99"/>
    <w:semiHidden/>
    <w:rsid w:val="00E745DA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E745D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745D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745D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745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745D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241</Words>
  <Characters>1374</Characters>
  <Application>Microsoft Office Word</Application>
  <DocSecurity>0</DocSecurity>
  <Lines>30</Lines>
  <Paragraphs>10</Paragraphs>
  <ScaleCrop>false</ScaleCrop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Pittman</dc:creator>
  <cp:keywords/>
  <dc:description/>
  <cp:lastModifiedBy>Dana Pittman</cp:lastModifiedBy>
  <cp:revision>3</cp:revision>
  <dcterms:created xsi:type="dcterms:W3CDTF">2026-06-23T15:55:00Z</dcterms:created>
  <dcterms:modified xsi:type="dcterms:W3CDTF">2026-06-23T15:56:00Z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4be76903-3695-43d6-b6f1-c7f9f1987b35</vt:lpwstr>
  </property>
</Properties>
</file>